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SOFTWARE AS A SERVICE AGREEMENT</w:t>
      </w:r>
    </w:p>
    <w:p>
      <w:r>
        <w:t>This Master Software as a Service Agreement ("Agreement") is entered into by and between ApexCloud Enterprise Ltd ("Vendor") and Global Enterprises Inc ("Customer").</w:t>
      </w:r>
    </w:p>
    <w:p>
      <w:pPr>
        <w:pStyle w:val="Heading1"/>
      </w:pPr>
      <w:r>
        <w:t>1. Definitions and License Grant</w:t>
      </w:r>
    </w:p>
    <w:p>
      <w:r>
        <w:t>Vendor grants Customer a non-exclusive, non-transferable subscription right to access and use the Cloud Platform in accordance with the terms herein.</w:t>
      </w:r>
    </w:p>
    <w:p>
      <w:pPr>
        <w:pStyle w:val="Heading1"/>
      </w:pPr>
      <w:commentRangeStart w:id="0"/>
      <w:del w:id="100" w:author="RedLiner Legal AI" w:date="2026-10-24T18:06:18Z">
        <w:r>
          <w:rPr>
            <w:strike/>
          </w:rPr>
          <w:delText xml:space="preserve">All invoices issued by Vendor are due upon receipt and payable within Net 15 days from the invoice date. Late payments shall incur an immediate surcharge of 1.5% interest per month on the outstanding balance.</w:delText>
        </w:r>
      </w:del>
      <w:ins w:id="101" w:author="RedLiner Legal AI" w:date="2026-10-24T18:06:18Z">
        <w:r>
          <w:rPr>
            <w:u w:val="single"/>
          </w:rPr>
          <w:t xml:space="preserve"> Customer shall pay all undisputed invoice amounts within sixty (60) days ('Net 60') of receipt of an accurate, itemized invoice. Customer reserves the right to withhold payment in good faith on any disputed amounts pending prompt resolution by the parties. Late payments on undisputed sums shall accrue interest at the lesser of 1.0% per annum or the maximum rate permitted by law.</w:t>
        </w:r>
      </w:ins>
      <w:commentRangeEnd w:id="0"/>
      <w:r>
        <w:rPr>
          <w:rStyle w:val="CommentReference"/>
        </w:rPr>
        <w:commentReference w:id="0"/>
      </w:r>
    </w:p>
    <w:p>
      <w:r>
        <w:t>All invoices issued by Vendor are due upon receipt and payable within Net 15 days from the invoice date. Late payments shall incur an immediate surcharge of 1.5% interest per month on the outstanding balance.</w:t>
      </w:r>
    </w:p>
    <w:p>
      <w:pPr>
        <w:pStyle w:val="Heading1"/>
      </w:pPr>
      <w:commentRangeStart w:id="1"/>
      <w:del w:id="102" w:author="RedLiner Legal AI" w:date="2026-10-24T18:06:18Z">
        <w:r>
          <w:rPr>
            <w:strike/>
          </w:rPr>
          <w:delText xml:space="preserve">Vendor retains all right, title, and interest in and to the platform. Customer hereby assigns to Vendor all rights in any custom deliverables, integrations, enhancements, and derivative works created during the engagement. Customer data processed through the platform shall become the joint proprietary property of Vendor.</w:delText>
        </w:r>
      </w:del>
      <w:ins w:id="103" w:author="RedLiner Legal AI" w:date="2026-10-24T18:06:18Z">
        <w:r>
          <w:rPr>
            <w:u w:val="single"/>
          </w:rPr>
          <w:t xml:space="preserve"> Customer retains all right, title, and interest, including all Intellectual Property Rights, in and to Customer Data and all Deliverables and custom work product created specifically for Customer under this Agreement. To the extent Deliverables incorporate any pre-existing Vendor IP, Vendor hereby grants Customer a perpetual, irrevocable, worldwide, royalty-free, non-exclusive license to use, execute, reproduce, and display such Vendor IP solely in connection with Customer's internal business use of the Deliverables.</w:t>
        </w:r>
      </w:ins>
      <w:commentRangeEnd w:id="1"/>
      <w:r>
        <w:rPr>
          <w:rStyle w:val="CommentReference"/>
        </w:rPr>
        <w:commentReference w:id="1"/>
      </w:r>
    </w:p>
    <w:p>
      <w:r>
        <w:t>Vendor retains all right, title, and interest in and to the platform. Customer hereby assigns to Vendor all rights in any custom deliverables, integrations, enhancements, and derivative works created during the engagement. Customer data processed through the platform shall become the joint proprietary property of Vendor.</w:t>
      </w:r>
    </w:p>
    <w:p>
      <w:pPr>
        <w:pStyle w:val="Heading1"/>
      </w:pPr>
      <w:commentRangeStart w:id="2"/>
      <w:del w:id="104" w:author="RedLiner Legal AI" w:date="2026-10-24T18:06:18Z">
        <w:r>
          <w:rPr>
            <w:strike/>
          </w:rPr>
          <w:delText xml:space="preserve">To the maximum extent permitted by applicable law, in no event shall Vendor aggregate liability under this Agreement exceed the fees paid in the last thirty days, and Vendor liability shall be uncapped with respect to Customer payment breaches. Consequential damages are not waived by Vendor.</w:delText>
        </w:r>
      </w:del>
      <w:ins w:id="105" w:author="RedLiner Legal AI" w:date="2026-10-24T18:06:18Z">
        <w:r>
          <w:rPr>
            <w:u w:val="single"/>
          </w:rPr>
          <w:t xml:space="preserve"> Except for breaches of confidentiality, gross negligence, or indemnification obligations, neither party's aggregate liability arising out of or related to this Agreement shall exceed the total amount of fees actually paid or payable by Customer to Vendor in the twelve (12) months immediately preceding the event giving rise to liability. In no event shall either party be liable for any indirect, incidental, special, punitive, or consequential damages.</w:t>
        </w:r>
      </w:ins>
      <w:commentRangeEnd w:id="2"/>
      <w:r>
        <w:rPr>
          <w:rStyle w:val="CommentReference"/>
        </w:rPr>
        <w:commentReference w:id="2"/>
      </w:r>
    </w:p>
    <w:p>
      <w:r>
        <w:t>To the maximum extent permitted by applicable law, in no event shall Vendor aggregate liability under this Agreement exceed the fees paid in the last thirty days, and Vendor liability shall be uncapped with respect to Customer payment breaches. Consequential damages are not waived by Vendor.</w:t>
      </w:r>
    </w:p>
    <w:p>
      <w:pPr>
        <w:pStyle w:val="Heading1"/>
      </w:pPr>
      <w:commentRangeStart w:id="3"/>
      <w:del w:id="106" w:author="RedLiner Legal AI" w:date="2026-10-24T18:06:18Z">
        <w:r>
          <w:rPr>
            <w:strike/>
          </w:rPr>
          <w:delText xml:space="preserve">Customer shall indemnify, defend, and hold harmless Vendor against all third-party claims arising from Customer use of the platform. Vendor shall have no obligation to defend or indemnify Customer for intellectual property infringement claims.</w:delText>
        </w:r>
      </w:del>
      <w:ins w:id="107" w:author="RedLiner Legal AI" w:date="2026-10-24T18:06:18Z">
        <w:r>
          <w:rPr>
            <w:u w:val="single"/>
          </w:rPr>
          <w:t xml:space="preserve"> Vendor shall defend, indemnify, and hold harmless Customer, its affiliates, officers, directors, and employees from and against any and all third-party claims, losses, damages, liabilities, costs, and expenses (including reasonable attorneys' fees) arising out of or relating to: (a) any allegation that the Services or Deliverables infringe or misappropriate any patent, copyright, trademark, or trade secret of any third party; (b) Vendor's breach of data privacy or confidentiality obligations; or (c) gross negligence or willful misconduct of Vendor or its personnel.</w:t>
        </w:r>
      </w:ins>
      <w:commentRangeEnd w:id="3"/>
      <w:r>
        <w:rPr>
          <w:rStyle w:val="CommentReference"/>
        </w:rPr>
        <w:commentReference w:id="3"/>
      </w:r>
    </w:p>
    <w:p>
      <w:r>
        <w:t>Customer shall indemnify, defend, and hold harmless Vendor against all third-party claims arising from Customer use of the platform. Vendor shall have no obligation to defend or indemnify Customer for intellectual property infringement claims.</w:t>
      </w:r>
    </w:p>
    <w:p>
      <w:pPr>
        <w:pStyle w:val="Heading1"/>
      </w:pPr>
      <w:commentRangeStart w:id="4"/>
      <w:del w:id="108" w:author="RedLiner Legal AI" w:date="2026-10-24T18:06:18Z">
        <w:r>
          <w:rPr>
            <w:strike/>
          </w:rPr>
          <w:delText xml:space="preserve">The initial term of this Agreement is thirty-six (36) months and is strictly non-cancelable. There is no termination for convenience. In the event of early termination by Customer, an early termination fee equal to 100% of the remaining contract value shall become immediately due.</w:delText>
        </w:r>
      </w:del>
      <w:ins w:id="109" w:author="RedLiner Legal AI" w:date="2026-10-24T18:06:18Z">
        <w:r>
          <w:rPr>
            <w:u w:val="single"/>
          </w:rPr>
          <w:t xml:space="preserve"> Customer may terminate this Agreement or any applicable Order Form for convenience, in whole or in part, at any time upon thirty (30) days' prior written notice to Vendor, without liability, penalty, or early termination fees. In the event of such termination, Customer shall be obligated only to pay for Services satisfactorily delivered and accepted prior to the effective date of termination, and Vendor shall refund any prepaid unearned fees on a pro-rata basis.</w:t>
        </w:r>
      </w:ins>
      <w:commentRangeEnd w:id="4"/>
      <w:r>
        <w:rPr>
          <w:rStyle w:val="CommentReference"/>
        </w:rPr>
        <w:commentReference w:id="4"/>
      </w:r>
    </w:p>
    <w:p>
      <w:r>
        <w:t>The initial term of this Agreement is thirty-six (36) months and is strictly non-cancelable. There is no termination for convenience. In the event of early termination by Customer, an early termination fee equal to 100% of the remaining contract value shall become immediately due.</w:t>
      </w:r>
    </w:p>
    <w:p>
      <w:pPr>
        <w:pStyle w:val="Heading1"/>
      </w:pPr>
      <w:commentRangeStart w:id="5"/>
      <w:del w:id="110" w:author="RedLiner Legal AI" w:date="2026-10-24T18:06:18Z">
        <w:r>
          <w:rPr>
            <w:strike/>
          </w:rPr>
          <w:delText xml:space="preserve">Vendor shall exercise reasonable efforts to maintain platform security. In the event of a security breach or confirmed data incident, Vendor shall use commercial efforts to notify Customer within thirty days of confirmation.</w:delText>
        </w:r>
      </w:del>
      <w:ins w:id="111" w:author="RedLiner Legal AI" w:date="2026-10-24T18:06:18Z">
        <w:r>
          <w:rPr>
            <w:u w:val="single"/>
          </w:rPr>
          <w:t xml:space="preserve"> Vendor represents and warrants that it maintains administrative, technical, and physical safeguards conforming to SOC 2 Type II and ISO 27001 standards to protect Customer Data against unauthorized access, destruction, or disclosure. In the event of any confirmed or reasonably suspected security incident or personal data breach, Vendor shall notify Customer in writing within forty-eight (48) hours of discovery and cooperate fully in forensic mitigation at Vendor's sole expense.</w:t>
        </w:r>
      </w:ins>
      <w:commentRangeEnd w:id="5"/>
      <w:r>
        <w:rPr>
          <w:rStyle w:val="CommentReference"/>
        </w:rPr>
        <w:commentReference w:id="5"/>
      </w:r>
    </w:p>
    <w:p>
      <w:r>
        <w:t>Vendor shall exercise reasonable efforts to maintain platform security. In the event of a security breach or confirmed data incident, Vendor shall use commercial efforts to notify Customer within thirty days of confirmation.</w:t>
      </w:r>
    </w:p>
    <w:p>
      <w:pPr>
        <w:pStyle w:val="Heading1"/>
      </w:pPr>
      <w:commentRangeStart w:id="6"/>
      <w:del w:id="112" w:author="RedLiner Legal AI" w:date="2026-10-24T18:06:18Z">
        <w:r>
          <w:rPr>
            <w:strike/>
          </w:rPr>
          <w:delText xml:space="preserve">This Agreement and all disputes arising hereunder shall be governed by and construed in accordance with the laws of England and Wales, and the parties submit to the exclusive jurisdiction of the courts of London, England.</w:delText>
        </w:r>
      </w:del>
      <w:ins w:id="113" w:author="RedLiner Legal AI" w:date="2026-10-24T18:06:18Z">
        <w:r>
          <w:rPr>
            <w:u w:val="single"/>
          </w:rPr>
          <w:t xml:space="preserve"> This Agreement shall be governed by and construed in accordance with the laws of the State of Delaware, without regard to its conflict of law principles. Any dispute, controversy, or claim arising out of or relating to this Agreement shall be settled by binding arbitration administered by the American Arbitration Association (AAA) in accordance with its Commercial Arbitration Rules, held in Wilmington, Delaware.</w:t>
        </w:r>
      </w:ins>
      <w:commentRangeEnd w:id="6"/>
      <w:r>
        <w:rPr>
          <w:rStyle w:val="CommentReference"/>
        </w:rPr>
        <w:commentReference w:id="6"/>
      </w:r>
    </w:p>
    <w:p>
      <w:r>
        <w:t>This Agreement and all disputes arising hereunder shall be governed by and construed in accordance with the laws of England and Wales, and the parties submit to the exclusive jurisdiction of the courts of London, England.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RedLiner Legal AI" w:date="2026-10-24T18:06:18Z" w:initials="RL">
    <w:p>
      <w:pPr>
        <w:pStyle w:val="CommentText"/>
      </w:pPr>
      <w:r>
        <w:t xml:space="preserve">Playbook Guardrail Violation: Vendor requests accelerated payment terms (Net 15/30) or punitive late interest rates. Enterprise procurement standard is Net 60 with protection for good-faith disputed amounts.
[Trigger]: Forbidden term detected: 'net 15 days'
[Severity]: HIGH
[Policy Reference]: Net 60 Payment Terms &amp; Fee Dispute Escrow (RULE_PAY_005)</w:t>
      </w:r>
    </w:p>
  </w:comment>
  <w:comment w:id="1" w:author="RedLiner Legal AI" w:date="2026-10-24T18:06:18Z" w:initials="RL">
    <w:p>
      <w:pPr>
        <w:pStyle w:val="CommentText"/>
      </w:pPr>
      <w:r>
        <w:t xml:space="preserve">Playbook Guardrail Violation: Vendor clause attempts to claim ownership over custom deliverables and customer-derived data. Customer policy strictly requires Customer ownership of all bespoke deliverables and data.
[Trigger]: Unacceptable term trigger matched: 'vendor retains all right'
[Severity]: CRITICAL
[Policy Reference]: Customer Ownership of Deliverables &amp; Data (RULE_IP_003)</w:t>
      </w:r>
    </w:p>
  </w:comment>
  <w:comment w:id="2" w:author="RedLiner Legal AI" w:date="2026-10-24T18:06:18Z" w:initials="RL">
    <w:p>
      <w:pPr>
        <w:pStyle w:val="CommentText"/>
      </w:pPr>
      <w:r>
        <w:t xml:space="preserve">Playbook Guardrail Violation: Vendor terms either propose uncapped/asymmetric liability or an excessive multiplier. RedLiner policy mandates mutual liability capped strictly at 12 months' trailing fees with mutual waiver of consequential damages.
[Trigger]: Unacceptable term trigger matched: 'uncapped'
[Severity]: CRITICAL
[Policy Reference]: Standard 12-Month Liability Cap (RULE_LIAB_001)</w:t>
      </w:r>
    </w:p>
  </w:comment>
  <w:comment w:id="3" w:author="RedLiner Legal AI" w:date="2026-10-24T18:06:18Z" w:initials="RL">
    <w:p>
      <w:pPr>
        <w:pStyle w:val="CommentText"/>
      </w:pPr>
      <w:r>
        <w:t xml:space="preserve">Playbook Guardrail Violation: Vendor indemnification must cover third-party IP infringement and data breaches without forcing sole-remedy restrictions onto Customer.
[Trigger]: Unacceptable term trigger matched: 'customer shall indemnify'
[Severity]: HIGH
[Policy Reference]: Comprehensive Vendor IP &amp; Data Breach Indemnification (RULE_INDEM_002)</w:t>
      </w:r>
    </w:p>
  </w:comment>
  <w:comment w:id="4" w:author="RedLiner Legal AI" w:date="2026-10-24T18:06:18Z" w:initials="RL">
    <w:p>
      <w:pPr>
        <w:pStyle w:val="CommentText"/>
      </w:pPr>
      <w:r>
        <w:t xml:space="preserve">Playbook Guardrail Violation: Vendor attempts to lock in contracts with no-termination-for-convenience or punitive break-up fees. Enterprise standard requires 30-day convenience termination and pro-rata prepaid fee refunds.
[Trigger]: Forbidden term detected: 'early termination fee'
[Severity]: HIGH
[Policy Reference]: Termination for Convenience Without Penalty (RULE_TERM_006)</w:t>
      </w:r>
    </w:p>
  </w:comment>
  <w:comment w:id="5" w:author="RedLiner Legal AI" w:date="2026-10-24T18:06:18Z" w:initials="RL">
    <w:p>
      <w:pPr>
        <w:pStyle w:val="CommentText"/>
      </w:pPr>
      <w:r>
        <w:t xml:space="preserve">Playbook Guardrail Violation: Strict compliance with regulatory standards (GDPR, CCPA, SEC cyber disclosures) requires explicit SOC 2 Type II commitments and rapid 48-hour breach notification.
[Trigger]: Forbidden term detected: 'within thirty days of confirmation'
[Severity]: HIGH
[Policy Reference]: Enterprise Data Security &amp; 48-Hour Incident Notification (RULE_PRIV_007)</w:t>
      </w:r>
    </w:p>
  </w:comment>
  <w:comment w:id="6" w:author="RedLiner Legal AI" w:date="2026-10-24T18:06:18Z" w:initials="RL">
    <w:p>
      <w:pPr>
        <w:pStyle w:val="CommentText"/>
      </w:pPr>
      <w:r>
        <w:t xml:space="preserve">Playbook Guardrail Violation: RedLiner policy standardizes dispute resolution under Delaware corporate law with neutral AAA binding arbitration.
[Trigger]: Forbidden term detected: 'england and wales'
[Severity]: MEDIUM
[Policy Reference]: Governing Law &amp; Neutral Dispute Resolution (RULE_LAW_004)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